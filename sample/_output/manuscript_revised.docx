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ind w:firstLine="0"/>
        <w:jc w:val="center"/>
      </w:pPr>
      <w:r>
        <w:rPr>
          <w:rFonts w:ascii="Times New Roman" w:hAnsi="Times New Roman"/>
          <w:b/>
          <w:color w:val="003366"/>
          <w:sz w:val="32"/>
        </w:rPr>
        <w:t>Sample Manuscript: Demonstrating All Pipeline Features for Journal-Quality DOCX Generation</w:t>
      </w:r>
    </w:p>
    <w:p/>
    <w:p>
      <w:pPr>
        <w:spacing w:after="80"/>
        <w:ind w:firstLine="0"/>
        <w:jc w:val="center"/>
      </w:pPr>
      <w:r>
        <w:rPr>
          <w:rFonts w:ascii="Times New Roman" w:hAnsi="Times New Roman"/>
          <w:b/>
          <w:sz w:val="22"/>
        </w:rPr>
        <w:t>Kyeong-Sun Kim</w:t>
      </w:r>
      <w:r>
        <w:rPr>
          <w:rFonts w:ascii="Times New Roman" w:hAnsi="Times New Roman"/>
          <w:sz w:val="16"/>
          <w:vertAlign w:val="superscript"/>
        </w:rPr>
        <w:t xml:space="preserve"> a,*</w:t>
      </w:r>
      <w:r>
        <w:rPr>
          <w:rFonts w:ascii="Times New Roman" w:hAnsi="Times New Roman"/>
          <w:sz w:val="22"/>
        </w:rPr>
        <w:t xml:space="preserve">, </w:t>
      </w:r>
      <w:r>
        <w:rPr>
          <w:rFonts w:ascii="Times New Roman" w:hAnsi="Times New Roman"/>
          <w:b/>
          <w:sz w:val="22"/>
        </w:rPr>
        <w:t>Sung-Ryul Kim</w:t>
      </w:r>
      <w:r>
        <w:rPr>
          <w:rFonts w:ascii="Times New Roman" w:hAnsi="Times New Roman"/>
          <w:sz w:val="16"/>
          <w:vertAlign w:val="superscript"/>
        </w:rPr>
        <w:t xml:space="preserve"> a,*</w:t>
      </w:r>
    </w:p>
    <w:p>
      <w:pPr>
        <w:spacing w:after="0"/>
        <w:ind w:firstLine="0"/>
        <w:jc w:val="center"/>
      </w:pPr>
      <w:r>
        <w:rPr>
          <w:rFonts w:ascii="Times New Roman" w:hAnsi="Times New Roman"/>
          <w:sz w:val="18"/>
          <w:vertAlign w:val="superscript"/>
        </w:rPr>
        <w:t xml:space="preserve">a </w:t>
      </w:r>
      <w:r>
        <w:rPr>
          <w:rFonts w:ascii="Times New Roman" w:hAnsi="Times New Roman"/>
          <w:i/>
          <w:sz w:val="20"/>
        </w:rPr>
        <w:t>Department of Civil and Environmental Engineering, Seoul National University</w:t>
      </w:r>
    </w:p>
    <w:p>
      <w:pPr>
        <w:spacing w:before="80"/>
        <w:ind w:firstLine="0"/>
        <w:jc w:val="center"/>
      </w:pPr>
      <w:r>
        <w:rPr>
          <w:rFonts w:ascii="Times New Roman" w:hAnsi="Times New Roman"/>
          <w:color w:val="555555"/>
          <w:sz w:val="18"/>
        </w:rPr>
        <w:t xml:space="preserve">* Corresponding author: </w:t>
      </w:r>
      <w:r>
        <w:rPr>
          <w:rFonts w:ascii="Times New Roman" w:hAnsi="Times New Roman"/>
          <w:color w:val="003366"/>
          <w:sz w:val="18"/>
        </w:rPr>
        <w:t>kyeongsunkim@snu.ac.kr</w:t>
      </w:r>
    </w:p>
    <w:p/>
    <w:p>
      <w:pPr>
        <w:spacing w:after="40"/>
        <w:ind w:firstLine="0"/>
      </w:pPr>
      <w:r>
        <w:rPr>
          <w:rFonts w:ascii="Times New Roman" w:hAnsi="Times New Roman"/>
          <w:b/>
          <w:color w:val="003366"/>
          <w:sz w:val="24"/>
        </w:rPr>
        <w:t>Abstract</w:t>
      </w:r>
    </w:p>
    <w:p>
      <w:pPr>
        <w:ind w:firstLine="0" w:left="576" w:right="576"/>
        <w:jc w:val="both"/>
      </w:pPr>
      <w:r>
        <w:rPr>
          <w:rFonts w:ascii="Times New Roman" w:hAnsi="Times New Roman"/>
          <w:i/>
          <w:sz w:val="20"/>
        </w:rPr>
        <w:t>This sample manuscript demonstrates all features of the hybrid Python DOCX rendering pipeline built for the KSK PhD paper portfolio. The pipeline reads manuscript content from Quarto-compatible .qmd files, resolves citations from BibTeX .bib files using pybtex, renders equations as native OMML using the markdocx MathML-to-OMML converter with Microsoft's MML2OMML.XSL transform, embeds figures with auto-numbered captions, styles tables with booktabs formatting, and produces a publication-quality Word document suitable for journal submission. The pipeline produces editable equations, proper cross-references, and consistent Times New Roman styling throughout. Every element in this sample is generated programmatically from the .qmd source file — no manual formatting is required.</w:t>
      </w:r>
    </w:p>
    <w:p>
      <w:pPr>
        <w:spacing w:before="120"/>
        <w:ind w:firstLine="0" w:left="576"/>
      </w:pPr>
      <w:r>
        <w:rPr>
          <w:rFonts w:ascii="Times New Roman" w:hAnsi="Times New Roman"/>
          <w:b/>
          <w:sz w:val="20"/>
        </w:rPr>
        <w:t xml:space="preserve">Keywords: </w:t>
      </w:r>
      <w:r>
        <w:rPr>
          <w:rFonts w:ascii="Times New Roman" w:hAnsi="Times New Roman"/>
          <w:sz w:val="20"/>
        </w:rPr>
        <w:t>Sample manuscript; DOCX generation; Native equations; Booktabs tables; Embedded figures</w:t>
      </w:r>
    </w:p>
    <w:p/>
    <w:p>
      <w:pPr>
        <w:ind w:firstLine="0"/>
      </w:pPr>
      <w:r>
        <w:rPr>
          <w:rFonts w:ascii="Times New Roman" w:hAnsi="Times New Roman"/>
          <w:b/>
          <w:color w:val="003366"/>
          <w:sz w:val="24"/>
        </w:rPr>
        <w:t>Highlights</w:t>
      </w:r>
    </w:p>
    <w:p>
      <w:pPr>
        <w:spacing w:after="40"/>
        <w:ind w:left="720" w:hanging="288"/>
      </w:pPr>
      <w:r>
        <w:rPr>
          <w:rFonts w:ascii="Times New Roman" w:hAnsi="Times New Roman"/>
          <w:sz w:val="20"/>
        </w:rPr>
        <w:t>•  This sample demonstrates every feature of the hybrid Python DOCX pipeline.</w:t>
      </w:r>
    </w:p>
    <w:p>
      <w:pPr>
        <w:spacing w:after="40"/>
        <w:ind w:left="720" w:hanging="288"/>
      </w:pPr>
      <w:r>
        <w:rPr>
          <w:rFonts w:ascii="Times New Roman" w:hAnsi="Times New Roman"/>
          <w:sz w:val="20"/>
        </w:rPr>
        <w:t>•  Native OMML equations are editable in Word (not images).</w:t>
      </w:r>
    </w:p>
    <w:p>
      <w:pPr>
        <w:spacing w:after="40"/>
        <w:ind w:left="720" w:hanging="288"/>
      </w:pPr>
      <w:r>
        <w:rPr>
          <w:rFonts w:ascii="Times New Roman" w:hAnsi="Times New Roman"/>
          <w:sz w:val="20"/>
        </w:rPr>
        <w:t>•  Tables use booktabs styling with navy headers and alternating row shading.</w:t>
      </w:r>
    </w:p>
    <w:p>
      <w:pPr>
        <w:spacing w:after="40"/>
        <w:ind w:left="720" w:hanging="288"/>
      </w:pPr>
      <w:r>
        <w:rPr>
          <w:rFonts w:ascii="Times New Roman" w:hAnsi="Times New Roman"/>
          <w:sz w:val="20"/>
        </w:rPr>
        <w:t>•  Figures are embedded with auto-numbered captions.</w:t>
      </w:r>
    </w:p>
    <w:p>
      <w:pPr>
        <w:spacing w:after="40"/>
        <w:ind w:left="720" w:hanging="288"/>
      </w:pPr>
      <w:r>
        <w:rPr>
          <w:rFonts w:ascii="Times New Roman" w:hAnsi="Times New Roman"/>
          <w:sz w:val="20"/>
        </w:rPr>
        <w:t>•  Bibliography is resolved from .bib with inline (Author, Year) citations.</w:t>
      </w:r>
    </w:p>
    <w:p>
      <w:r>
        <w:br w:type="page"/>
      </w:r>
    </w:p>
    <w:p>
      <w:pPr>
        <w:ind w:firstLine="0"/>
      </w:pPr>
      <w:r>
        <w:rPr>
          <w:rFonts w:ascii="Times New Roman" w:hAnsi="Times New Roman"/>
          <w:b/>
          <w:color w:val="003366"/>
          <w:sz w:val="28"/>
        </w:rPr>
        <w:t>Table of Contents</w:t>
      </w:r>
    </w:p>
    <w:p>
      <w:pPr>
        <w:ind w:firstLine="0"/>
      </w:pPr>
      <w:r>
        <w:fldChar w:fldCharType="begin"/>
        <w:instrText xml:space="preserve">TOC \o "1-3" \h \z \u</w:instrText>
        <w:fldChar w:fldCharType="separate"/>
        <w:fldChar w:fldCharType="end"/>
      </w:r>
      <w:r>
        <w:t>Right-click → Update Field to populate (Word: References → Update Table).</w:t>
      </w:r>
    </w:p>
    <w:p>
      <w:r>
        <w:br w:type="page"/>
      </w:r>
    </w:p>
    <w:p>
      <w:pPr>
        <w:pStyle w:val="Heading1"/>
        <w:spacing w:before="280" w:after="120"/>
        <w:ind w:firstLine="0"/>
      </w:pPr>
      <w:r>
        <w:rPr>
          <w:rFonts w:ascii="Times New Roman" w:hAnsi="Times New Roman"/>
          <w:b/>
          <w:color w:val="003366"/>
          <w:sz w:val="28"/>
        </w:rPr>
        <w:t>Nomenclature</w:t>
      </w:r>
    </w:p>
    <w:p>
      <w:pPr>
        <w:spacing w:before="240" w:after="80"/>
        <w:ind w:firstLine="0"/>
      </w:pPr>
      <w:r>
        <w:rPr>
          <w:rFonts w:ascii="Times New Roman" w:hAnsi="Times New Roman"/>
          <w:b/>
          <w:sz w:val="20"/>
        </w:rPr>
        <w:t>Table 1.</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Symbol</w:t>
            </w:r>
          </w:p>
        </w:tc>
        <w:tc>
          <w:tcPr>
            <w:tcW w:type="dxa" w:w="3120"/>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Units</w:t>
            </w:r>
          </w:p>
        </w:tc>
        <w:tc>
          <w:tcPr>
            <w:tcW w:type="dxa" w:w="3120"/>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Description</w:t>
            </w:r>
          </w:p>
        </w:tc>
      </w:tr>
      <w:tr>
        <w:tc>
          <w:tcPr>
            <w:tcW w:type="dxa" w:w="3120"/>
            <w:vAlign w:val="center"/>
          </w:tcPr>
          <w:p>
            <w:pPr>
              <w:ind w:firstLine="0"/>
              <w:jc w:val="center"/>
            </w:pPr>
            <w:r/>
            <w:r>
              <w:rPr>
                <w:rFonts w:ascii="Times New Roman" w:hAnsi="Times New Roman"/>
                <w:sz w:val="18"/>
              </w:rPr>
              <w:t>S/D</w:t>
            </w:r>
          </w:p>
        </w:tc>
        <w:tc>
          <w:tcPr>
            <w:tcW w:type="dxa" w:w="3120"/>
            <w:vAlign w:val="center"/>
          </w:tcPr>
          <w:p>
            <w:pPr>
              <w:ind w:firstLine="0"/>
              <w:jc w:val="center"/>
            </w:pPr>
            <w:r/>
            <w:r>
              <w:rPr>
                <w:rFonts w:ascii="Times New Roman" w:hAnsi="Times New Roman"/>
                <w:sz w:val="18"/>
              </w:rPr>
              <w:t>—</w:t>
            </w:r>
          </w:p>
        </w:tc>
        <w:tc>
          <w:tcPr>
            <w:tcW w:type="dxa" w:w="3120"/>
            <w:vAlign w:val="center"/>
          </w:tcPr>
          <w:p>
            <w:pPr>
              <w:ind w:firstLine="0"/>
              <w:jc w:val="center"/>
            </w:pPr>
            <w:r/>
            <w:r>
              <w:rPr>
                <w:rFonts w:ascii="Times New Roman" w:hAnsi="Times New Roman"/>
                <w:sz w:val="18"/>
              </w:rPr>
              <w:t>Scour depth normalised by bucket diameter</w:t>
            </w:r>
          </w:p>
        </w:tc>
      </w:tr>
      <w:tr>
        <w:tc>
          <w:tcPr>
            <w:tcW w:type="dxa" w:w="3120"/>
            <w:vAlign w:val="center"/>
            <w:shd w:val="clear" w:color="auto" w:fill="F5F7FB"/>
          </w:tcPr>
          <w:p>
            <w:pPr>
              <w:ind w:firstLine="0"/>
              <w:jc w:val="center"/>
            </w:pPr>
            <w:r/>
            <w:r>
              <w:rPr>
                <w:rFonts w:ascii="Times New Roman" w:hAnsi="Times New Roman"/>
                <w:sz w:val="18"/>
              </w:rPr>
              <w:t>f₀</w:t>
            </w:r>
          </w:p>
        </w:tc>
        <w:tc>
          <w:tcPr>
            <w:tcW w:type="dxa" w:w="3120"/>
            <w:vAlign w:val="center"/>
            <w:shd w:val="clear" w:color="auto" w:fill="F5F7FB"/>
          </w:tcPr>
          <w:p>
            <w:pPr>
              <w:ind w:firstLine="0"/>
              <w:jc w:val="center"/>
            </w:pPr>
            <w:r/>
            <w:r>
              <w:rPr>
                <w:rFonts w:ascii="Times New Roman" w:hAnsi="Times New Roman"/>
                <w:sz w:val="18"/>
              </w:rPr>
              <w:t>Hz</w:t>
            </w:r>
          </w:p>
        </w:tc>
        <w:tc>
          <w:tcPr>
            <w:tcW w:type="dxa" w:w="3120"/>
            <w:vAlign w:val="center"/>
            <w:shd w:val="clear" w:color="auto" w:fill="F5F7FB"/>
          </w:tcPr>
          <w:p>
            <w:pPr>
              <w:ind w:firstLine="0"/>
              <w:jc w:val="center"/>
            </w:pPr>
            <w:r/>
            <w:r>
              <w:rPr>
                <w:rFonts w:ascii="Times New Roman" w:hAnsi="Times New Roman"/>
                <w:sz w:val="18"/>
              </w:rPr>
              <w:t>Baseline first-mode frequency at pristine state</w:t>
            </w:r>
          </w:p>
        </w:tc>
      </w:tr>
      <w:tr>
        <w:tc>
          <w:tcPr>
            <w:tcW w:type="dxa" w:w="3120"/>
            <w:vAlign w:val="center"/>
          </w:tcPr>
          <w:p>
            <w:pPr>
              <w:ind w:firstLine="0"/>
              <w:jc w:val="center"/>
            </w:pPr>
            <w:r/>
            <w:r>
              <w:rPr>
                <w:rFonts w:ascii="Times New Roman" w:hAnsi="Times New Roman"/>
                <w:sz w:val="18"/>
              </w:rPr>
              <w:t>f₁</w:t>
            </w:r>
          </w:p>
        </w:tc>
        <w:tc>
          <w:tcPr>
            <w:tcW w:type="dxa" w:w="3120"/>
            <w:vAlign w:val="center"/>
          </w:tcPr>
          <w:p>
            <w:pPr>
              <w:ind w:firstLine="0"/>
              <w:jc w:val="center"/>
            </w:pPr>
            <w:r/>
            <w:r>
              <w:rPr>
                <w:rFonts w:ascii="Times New Roman" w:hAnsi="Times New Roman"/>
                <w:sz w:val="18"/>
              </w:rPr>
              <w:t>Hz</w:t>
            </w:r>
          </w:p>
        </w:tc>
        <w:tc>
          <w:tcPr>
            <w:tcW w:type="dxa" w:w="3120"/>
            <w:vAlign w:val="center"/>
          </w:tcPr>
          <w:p>
            <w:pPr>
              <w:ind w:firstLine="0"/>
              <w:jc w:val="center"/>
            </w:pPr>
            <w:r/>
            <w:r>
              <w:rPr>
                <w:rFonts w:ascii="Times New Roman" w:hAnsi="Times New Roman"/>
                <w:sz w:val="18"/>
              </w:rPr>
              <w:t>First-mode frequency (fore-aft)</w:t>
            </w:r>
          </w:p>
        </w:tc>
      </w:tr>
      <w:tr>
        <w:tc>
          <w:tcPr>
            <w:tcW w:type="dxa" w:w="3120"/>
            <w:vAlign w:val="center"/>
            <w:shd w:val="clear" w:color="auto" w:fill="F5F7FB"/>
          </w:tcPr>
          <w:p>
            <w:pPr>
              <w:ind w:firstLine="0"/>
              <w:jc w:val="center"/>
            </w:pPr>
            <w:r/>
            <w:r>
              <w:rPr>
                <w:rFonts w:ascii="Times New Roman" w:hAnsi="Times New Roman"/>
                <w:sz w:val="18"/>
              </w:rPr>
              <w:t>a, b</w:t>
            </w:r>
          </w:p>
        </w:tc>
        <w:tc>
          <w:tcPr>
            <w:tcW w:type="dxa" w:w="3120"/>
            <w:vAlign w:val="center"/>
            <w:shd w:val="clear" w:color="auto" w:fill="F5F7FB"/>
          </w:tcPr>
          <w:p>
            <w:pPr>
              <w:ind w:firstLine="0"/>
              <w:jc w:val="center"/>
            </w:pPr>
            <w:r/>
            <w:r>
              <w:rPr>
                <w:rFonts w:ascii="Times New Roman" w:hAnsi="Times New Roman"/>
                <w:sz w:val="18"/>
              </w:rPr>
              <w:t>—</w:t>
            </w:r>
          </w:p>
        </w:tc>
        <w:tc>
          <w:tcPr>
            <w:tcW w:type="dxa" w:w="3120"/>
            <w:vAlign w:val="center"/>
            <w:shd w:val="clear" w:color="auto" w:fill="F5F7FB"/>
          </w:tcPr>
          <w:p>
            <w:pPr>
              <w:ind w:firstLine="0"/>
              <w:jc w:val="center"/>
            </w:pPr>
            <w:r/>
            <w:r>
              <w:rPr>
                <w:rFonts w:ascii="Times New Roman" w:hAnsi="Times New Roman"/>
                <w:sz w:val="18"/>
              </w:rPr>
              <w:t>Power-law coefficient and exponent for frequency-scour relation</w:t>
            </w:r>
          </w:p>
        </w:tc>
      </w:tr>
      <w:tr>
        <w:tc>
          <w:tcPr>
            <w:tcW w:type="dxa" w:w="3120"/>
            <w:vAlign w:val="center"/>
          </w:tcPr>
          <w:p>
            <w:pPr>
              <w:ind w:firstLine="0"/>
              <w:jc w:val="center"/>
            </w:pPr>
            <w:r/>
            <w:r>
              <w:rPr>
                <w:rFonts w:ascii="Times New Roman" w:hAnsi="Times New Roman"/>
                <w:sz w:val="18"/>
              </w:rPr>
              <w:t>Π₁–Π₉</w:t>
            </w:r>
          </w:p>
        </w:tc>
        <w:tc>
          <w:tcPr>
            <w:tcW w:type="dxa" w:w="3120"/>
            <w:vAlign w:val="center"/>
          </w:tcPr>
          <w:p>
            <w:pPr>
              <w:ind w:firstLine="0"/>
              <w:jc w:val="center"/>
            </w:pPr>
            <w:r/>
            <w:r>
              <w:rPr>
                <w:rFonts w:ascii="Times New Roman" w:hAnsi="Times New Roman"/>
                <w:sz w:val="18"/>
              </w:rPr>
              <w:t>—</w:t>
            </w:r>
          </w:p>
        </w:tc>
        <w:tc>
          <w:tcPr>
            <w:tcW w:type="dxa" w:w="3120"/>
            <w:vAlign w:val="center"/>
          </w:tcPr>
          <w:p>
            <w:pPr>
              <w:ind w:firstLine="0"/>
              <w:jc w:val="center"/>
            </w:pPr>
            <w:r/>
            <w:r>
              <w:rPr>
                <w:rFonts w:ascii="Times New Roman" w:hAnsi="Times New Roman"/>
                <w:sz w:val="18"/>
              </w:rPr>
              <w:t>Buckingham-Pi non-dimensional groups</w:t>
            </w:r>
          </w:p>
        </w:tc>
      </w:tr>
      <w:tr>
        <w:tc>
          <w:tcPr>
            <w:tcW w:type="dxa" w:w="3120"/>
            <w:vAlign w:val="center"/>
            <w:shd w:val="clear" w:color="auto" w:fill="F5F7FB"/>
          </w:tcPr>
          <w:p>
            <w:pPr>
              <w:ind w:firstLine="0"/>
              <w:jc w:val="center"/>
            </w:pPr>
            <w:r/>
            <w:r>
              <w:rPr>
                <w:rFonts w:ascii="Times New Roman" w:hAnsi="Times New Roman"/>
                <w:sz w:val="18"/>
              </w:rPr>
              <w:t>D</w:t>
            </w:r>
          </w:p>
        </w:tc>
        <w:tc>
          <w:tcPr>
            <w:tcW w:type="dxa" w:w="3120"/>
            <w:vAlign w:val="center"/>
            <w:shd w:val="clear" w:color="auto" w:fill="F5F7FB"/>
          </w:tcPr>
          <w:p>
            <w:pPr>
              <w:ind w:firstLine="0"/>
              <w:jc w:val="center"/>
            </w:pPr>
            <w:r/>
            <w:r>
              <w:rPr>
                <w:rFonts w:ascii="Times New Roman" w:hAnsi="Times New Roman"/>
                <w:sz w:val="18"/>
              </w:rPr>
              <w:t>m</w:t>
            </w:r>
          </w:p>
        </w:tc>
        <w:tc>
          <w:tcPr>
            <w:tcW w:type="dxa" w:w="3120"/>
            <w:vAlign w:val="center"/>
            <w:shd w:val="clear" w:color="auto" w:fill="F5F7FB"/>
          </w:tcPr>
          <w:p>
            <w:pPr>
              <w:ind w:firstLine="0"/>
              <w:jc w:val="center"/>
            </w:pPr>
            <w:r/>
            <w:r>
              <w:rPr>
                <w:rFonts w:ascii="Times New Roman" w:hAnsi="Times New Roman"/>
                <w:sz w:val="18"/>
              </w:rPr>
              <w:t>Bucket outer diameter (8.0 m for Gunsan tripod)</w:t>
            </w:r>
          </w:p>
        </w:tc>
      </w:tr>
      <w:tr>
        <w:tc>
          <w:tcPr>
            <w:tcW w:type="dxa" w:w="3120"/>
            <w:vAlign w:val="center"/>
          </w:tcPr>
          <w:p>
            <w:pPr>
              <w:ind w:firstLine="0"/>
              <w:jc w:val="center"/>
            </w:pPr>
            <w:r/>
            <w:r>
              <w:rPr>
                <w:rFonts w:ascii="Times New Roman" w:hAnsi="Times New Roman"/>
                <w:sz w:val="18"/>
              </w:rPr>
              <w:t>ρₛ</w:t>
            </w:r>
          </w:p>
        </w:tc>
        <w:tc>
          <w:tcPr>
            <w:tcW w:type="dxa" w:w="3120"/>
            <w:vAlign w:val="center"/>
          </w:tcPr>
          <w:p>
            <w:pPr>
              <w:ind w:firstLine="0"/>
              <w:jc w:val="center"/>
            </w:pPr>
            <w:r/>
            <w:r>
              <w:rPr>
                <w:rFonts w:ascii="Times New Roman" w:hAnsi="Times New Roman"/>
                <w:sz w:val="18"/>
              </w:rPr>
              <w:t>kg/m³</w:t>
            </w:r>
          </w:p>
        </w:tc>
        <w:tc>
          <w:tcPr>
            <w:tcW w:type="dxa" w:w="3120"/>
            <w:vAlign w:val="center"/>
          </w:tcPr>
          <w:p>
            <w:pPr>
              <w:ind w:firstLine="0"/>
              <w:jc w:val="center"/>
            </w:pPr>
            <w:r/>
            <w:r>
              <w:rPr>
                <w:rFonts w:ascii="Times New Roman" w:hAnsi="Times New Roman"/>
                <w:sz w:val="18"/>
              </w:rPr>
              <w:t>Soil bulk density</w:t>
            </w:r>
          </w:p>
        </w:tc>
      </w:tr>
      <w:tr>
        <w:tc>
          <w:tcPr>
            <w:tcW w:type="dxa" w:w="3120"/>
            <w:vAlign w:val="center"/>
            <w:shd w:val="clear" w:color="auto" w:fill="F5F7FB"/>
          </w:tcPr>
          <w:p>
            <w:pPr>
              <w:ind w:firstLine="0"/>
              <w:jc w:val="center"/>
            </w:pPr>
            <w:r/>
            <w:r>
              <w:rPr>
                <w:rFonts w:ascii="Times New Roman" w:hAnsi="Times New Roman"/>
                <w:sz w:val="18"/>
              </w:rPr>
              <w:t>G₀</w:t>
            </w:r>
          </w:p>
        </w:tc>
        <w:tc>
          <w:tcPr>
            <w:tcW w:type="dxa" w:w="3120"/>
            <w:vAlign w:val="center"/>
            <w:shd w:val="clear" w:color="auto" w:fill="F5F7FB"/>
          </w:tcPr>
          <w:p>
            <w:pPr>
              <w:ind w:firstLine="0"/>
              <w:jc w:val="center"/>
            </w:pPr>
            <w:r/>
            <w:r>
              <w:rPr>
                <w:rFonts w:ascii="Times New Roman" w:hAnsi="Times New Roman"/>
                <w:sz w:val="18"/>
              </w:rPr>
              <w:t>Pa</w:t>
            </w:r>
          </w:p>
        </w:tc>
        <w:tc>
          <w:tcPr>
            <w:tcW w:type="dxa" w:w="3120"/>
            <w:vAlign w:val="center"/>
            <w:shd w:val="clear" w:color="auto" w:fill="F5F7FB"/>
          </w:tcPr>
          <w:p>
            <w:pPr>
              <w:ind w:firstLine="0"/>
              <w:jc w:val="center"/>
            </w:pPr>
            <w:r/>
            <w:r>
              <w:rPr>
                <w:rFonts w:ascii="Times New Roman" w:hAnsi="Times New Roman"/>
                <w:sz w:val="18"/>
              </w:rPr>
              <w:t>Small-strain shear modulus</w:t>
            </w:r>
          </w:p>
        </w:tc>
      </w:tr>
      <w:tr>
        <w:tc>
          <w:tcPr>
            <w:tcW w:type="dxa" w:w="3120"/>
            <w:vAlign w:val="center"/>
          </w:tcPr>
          <w:p>
            <w:pPr>
              <w:ind w:firstLine="0"/>
              <w:jc w:val="center"/>
            </w:pPr>
            <w:r/>
            <w:r>
              <w:rPr>
                <w:rFonts w:ascii="Times New Roman" w:hAnsi="Times New Roman"/>
                <w:sz w:val="18"/>
              </w:rPr>
              <w:t>VoI</w:t>
            </w:r>
          </w:p>
        </w:tc>
        <w:tc>
          <w:tcPr>
            <w:tcW w:type="dxa" w:w="3120"/>
            <w:vAlign w:val="center"/>
          </w:tcPr>
          <w:p>
            <w:pPr>
              <w:ind w:firstLine="0"/>
              <w:jc w:val="center"/>
            </w:pPr>
            <w:r/>
            <w:r>
              <w:rPr>
                <w:rFonts w:ascii="Times New Roman" w:hAnsi="Times New Roman"/>
                <w:sz w:val="18"/>
              </w:rPr>
              <w:t>relative</w:t>
            </w:r>
          </w:p>
        </w:tc>
        <w:tc>
          <w:tcPr>
            <w:tcW w:type="dxa" w:w="3120"/>
            <w:vAlign w:val="center"/>
          </w:tcPr>
          <w:p>
            <w:pPr>
              <w:ind w:firstLine="0"/>
              <w:jc w:val="center"/>
            </w:pPr>
            <w:r/>
            <w:r>
              <w:rPr>
                <w:rFonts w:ascii="Times New Roman" w:hAnsi="Times New Roman"/>
                <w:sz w:val="18"/>
              </w:rPr>
              <w:t>Value of information (cost units)</w:t>
            </w:r>
          </w:p>
        </w:tc>
      </w:tr>
      <w:tr>
        <w:tc>
          <w:tcPr>
            <w:tcW w:type="dxa" w:w="3120"/>
            <w:vAlign w:val="center"/>
            <w:shd w:val="clear" w:color="auto" w:fill="F5F7FB"/>
            <w:tcBorders>
              <w:bottom w:val="single" w:sz="8" w:color="003366"/>
            </w:tcBorders>
          </w:tcPr>
          <w:p>
            <w:pPr>
              <w:ind w:firstLine="0"/>
              <w:jc w:val="center"/>
            </w:pPr>
            <w:r/>
            <w:r>
              <w:rPr>
                <w:rFonts w:ascii="Times New Roman" w:hAnsi="Times New Roman"/>
                <w:sz w:val="18"/>
              </w:rPr>
              <w:t>σ</w:t>
            </w:r>
          </w:p>
        </w:tc>
        <w:tc>
          <w:tcPr>
            <w:tcW w:type="dxa" w:w="3120"/>
            <w:vAlign w:val="center"/>
            <w:shd w:val="clear" w:color="auto" w:fill="F5F7FB"/>
            <w:tcBorders>
              <w:bottom w:val="single" w:sz="8" w:color="003366"/>
            </w:tcBorders>
          </w:tcPr>
          <w:p>
            <w:pPr>
              <w:ind w:firstLine="0"/>
              <w:jc w:val="center"/>
            </w:pPr>
            <w:r/>
            <w:r>
              <w:rPr>
                <w:rFonts w:ascii="Times New Roman" w:hAnsi="Times New Roman"/>
                <w:sz w:val="18"/>
              </w:rPr>
              <w:t>Hz</w:t>
            </w:r>
          </w:p>
        </w:tc>
        <w:tc>
          <w:tcPr>
            <w:tcW w:type="dxa" w:w="3120"/>
            <w:vAlign w:val="center"/>
            <w:shd w:val="clear" w:color="auto" w:fill="F5F7FB"/>
            <w:tcBorders>
              <w:bottom w:val="single" w:sz="8" w:color="003366"/>
            </w:tcBorders>
          </w:tcPr>
          <w:p>
            <w:pPr>
              <w:ind w:firstLine="0"/>
              <w:jc w:val="center"/>
            </w:pPr>
            <w:r/>
            <w:r>
              <w:rPr>
                <w:rFonts w:ascii="Times New Roman" w:hAnsi="Times New Roman"/>
                <w:sz w:val="18"/>
              </w:rPr>
              <w:t>Standard deviation of detection residual</w:t>
            </w:r>
          </w:p>
        </w:tc>
      </w:tr>
    </w:tbl>
    <w:p/>
    <w:p>
      <w:r>
        <w:br w:type="page"/>
      </w:r>
    </w:p>
    <w:p>
      <w:pPr>
        <w:jc w:val="both"/>
      </w:pPr>
      <w:r>
        <w:rPr>
          <w:rFonts w:ascii="Times New Roman" w:hAnsi="Times New Roman"/>
          <w:b w:val="0"/>
          <w:i w:val="0"/>
          <w:sz w:val="22"/>
        </w:rPr>
        <w:t>This sample manuscript demonstrates all features of the hybrid Python DOCX rendering pipeline built for the KSK PhD paper portfolio. The pipeline reads manuscript content from Quarto-compatible .qmd files, resolves citations from BibTeX .bib files using pybtex, renders equations as native OMML using the markdocx MathML-to-OMML converter with Microsoft's MML2OMML.XSL transform, embeds figures with auto-numbered captions, styles tables with booktabs formatting, and produces a publication-quality Word document suitable for journal submission. The pipeline produces editable equations, proper cross-references, and consistent Times New Roman styling throughout. Every element in this sample is generated programmatically from the .qmd source file — no manual formatting is required.</w:t>
      </w:r>
    </w:p>
    <w:p>
      <w:pPr>
        <w:pStyle w:val="Heading1"/>
        <w:spacing w:before="280" w:after="120"/>
        <w:ind w:firstLine="0"/>
      </w:pPr>
      <w:r>
        <w:rPr>
          <w:rFonts w:ascii="Times New Roman" w:hAnsi="Times New Roman"/>
          <w:b/>
          <w:color w:val="003366"/>
          <w:sz w:val="28"/>
        </w:rPr>
        <w:t>1. Introduction</w:t>
      </w:r>
    </w:p>
    <w:p>
      <w:pPr>
        <w:jc w:val="both"/>
      </w:pPr>
      <w:r>
        <w:rPr>
          <w:rFonts w:ascii="Times New Roman" w:hAnsi="Times New Roman"/>
          <w:b w:val="0"/>
          <w:i w:val="0"/>
          <w:sz w:val="22"/>
        </w:rPr>
        <w:t>Offshore wind turbine foundations require continuous structural health monitoring to detect scour-induced degradation before it compromises structural safety (Prendergast et al., 2015). The natural frequency of the first bending mode is the primary observable, but environmental and operational variability (EOV) can obscure the damage signal by one to two orders of magnitude (Cross et al., 2011).</w:t>
      </w:r>
    </w:p>
    <w:p>
      <w:pPr>
        <w:ind w:firstLine="0"/>
        <w:jc w:val="both"/>
      </w:pPr>
      <w:ins w:id="96773" w:author="Kyeong-Sun Kim" w:date="2026-04-17T12:27:57Z">
        <w:r>
          <w:rPr>
            <w:rFonts w:ascii="Times New Roman" w:hAnsi="Times New Roman"/>
            <w:sz w:val="22"/>
            <w:color w:val="C62828"/>
          </w:rPr>
          <w:t xml:space="preserve">This introductory section demonstrates inline citations resolved from the .bib file. The citation format follows the (Author, Year) convention, with the full bibliography rendered at the end of the document. Multiple citations can be combined (Prendergast et al., 2015); (Cross et al., 2011); (Jalbi and Bhattacharya, 2018).</w:t>
        </w:r>
      </w:ins>
    </w:p>
    <w:p>
      <w:pPr>
        <w:jc w:val="both"/>
      </w:pPr>
      <w:r>
        <w:rPr>
          <w:rFonts w:ascii="Times New Roman" w:hAnsi="Times New Roman"/>
          <w:b w:val="0"/>
          <w:i w:val="0"/>
          <w:sz w:val="22"/>
        </w:rPr>
        <w:t>The remainder of this sample is organised as follows. Section 2 demonstrates display equations rendered as native OMML. Section 3 demonstrates tables with booktabs styling. Section 4 demonstrates embedded figures. Section 5 provides conclusions.</w:t>
      </w:r>
    </w:p>
    <w:p>
      <w:pPr>
        <w:pStyle w:val="Heading1"/>
        <w:spacing w:before="280" w:after="120"/>
        <w:ind w:firstLine="0"/>
      </w:pPr>
      <w:r>
        <w:rPr>
          <w:rFonts w:ascii="Times New Roman" w:hAnsi="Times New Roman"/>
          <w:b/>
          <w:color w:val="003366"/>
          <w:sz w:val="28"/>
        </w:rPr>
        <w:t>2. Display Equations</w:t>
      </w:r>
    </w:p>
    <w:p>
      <w:pPr>
        <w:jc w:val="both"/>
      </w:pPr>
      <w:r>
        <w:rPr>
          <w:rFonts w:ascii="Times New Roman" w:hAnsi="Times New Roman"/>
          <w:b w:val="0"/>
          <w:i w:val="0"/>
          <w:sz w:val="22"/>
        </w:rPr>
        <w:t>The frequency-scour relationship follows a power-law form calibrated from centrifuge data:</w:t>
      </w:r>
    </w:p>
    <w:p>
      <w:pPr>
        <w:spacing w:before="120" w:after="40"/>
        <w:ind w:firstLine="0"/>
        <w:jc w:val="left"/>
      </w:pPr>
      <m:oMathPara>
        <m:oMath xmlns:mml="http://www.w3.org/1998/Math/MathML">
          <m:sSub>
            <m:e>
              <m:r>
                <m:t>f</m:t>
              </m:r>
            </m:e>
            <m:sub>
              <m:r>
                <m:t>1</m:t>
              </m:r>
            </m:sub>
          </m:sSub>
          <m:r>
            <m:t>(S/D)=</m:t>
          </m:r>
          <m:sSub>
            <m:e>
              <m:r>
                <m:t>f</m:t>
              </m:r>
            </m:e>
            <m:sub>
              <m:r>
                <m:t>0</m:t>
              </m:r>
            </m:sub>
          </m:sSub>
          <m:r>
            <m:t>(1−a</m:t>
          </m:r>
          <m:sSup>
            <m:e>
              <m:r>
                <m:t>(</m:t>
              </m:r>
              <m:f>
                <m:fPr>
                  <m:type m:val="bar"/>
                </m:fPr>
                <m:num>
                  <m:r>
                    <m:t>S</m:t>
                  </m:r>
                </m:num>
                <m:den>
                  <m:r>
                    <m:t>D</m:t>
                  </m:r>
                </m:den>
              </m:f>
              <m:r>
                <m:t>)</m:t>
              </m:r>
            </m:e>
            <m:sup>
              <m:r>
                <m:t>b</m:t>
              </m:r>
            </m:sup>
          </m:sSup>
          <m:r>
            <m:t>)</m:t>
          </m:r>
        </m:oMath>
      </m:oMathPara>
    </w:p>
    <w:p>
      <w:pPr>
        <w:spacing w:before="0" w:after="120"/>
        <w:ind w:firstLine="0"/>
        <w:jc w:val="right"/>
      </w:pPr>
      <w:r>
        <w:rPr>
          <w:rFonts w:ascii="Times New Roman" w:hAnsi="Times New Roman"/>
          <w:sz w:val="22"/>
        </w:rPr>
        <w:t>(1)</w:t>
      </w:r>
    </w:p>
    <w:p>
      <w:pPr>
        <w:jc w:val="both"/>
      </w:pPr>
      <w:r>
        <w:rPr>
          <w:rFonts w:ascii="Times New Roman" w:hAnsi="Times New Roman"/>
          <w:b w:val="0"/>
          <w:i w:val="0"/>
          <w:sz w:val="22"/>
        </w:rPr>
        <w:t>where f₀ is the baseline frequency, S/D is the scour-to-diameter ratio, and a = -0.167, b = 1.47 are the calibrated coefficients.</w:t>
      </w:r>
    </w:p>
    <w:p>
      <w:pPr>
        <w:jc w:val="both"/>
      </w:pPr>
      <w:r>
        <w:rPr>
          <w:rFonts w:ascii="Times New Roman" w:hAnsi="Times New Roman"/>
          <w:b w:val="0"/>
          <w:i w:val="0"/>
          <w:sz w:val="22"/>
        </w:rPr>
        <w:t>The Buckingham-Pi theorem yields nine non-dimensional groups from 12 physical variables:</w:t>
      </w:r>
    </w:p>
    <w:p>
      <w:pPr>
        <w:spacing w:before="120" w:after="40"/>
        <w:ind w:firstLine="0"/>
        <w:jc w:val="left"/>
      </w:pPr>
      <m:oMathPara>
        <m:oMath xmlns:mml="http://www.w3.org/1998/Math/MathML">
          <m:sSub>
            <m:e>
              <m:r>
                <m:t>Π</m:t>
              </m:r>
            </m:e>
            <m:sub>
              <m:r>
                <m:t>1</m:t>
              </m:r>
            </m:sub>
          </m:sSub>
          <m:r>
            <m:t>=</m:t>
          </m:r>
          <m:sSub>
            <m:e>
              <m:r>
                <m:t>f</m:t>
              </m:r>
            </m:e>
            <m:sub>
              <m:r>
                <m:t>n</m:t>
              </m:r>
            </m:sub>
          </m:sSub>
          <m:r>
            <m:t>D</m:t>
          </m:r>
          <m:rad>
            <m:radPr>
              <m:degHide m:val="on"/>
            </m:radPr>
            <m:deg/>
            <m:e>
              <m:f>
                <m:fPr>
                  <m:type m:val="bar"/>
                </m:fPr>
                <m:num>
                  <m:sSub>
                    <m:e>
                      <m:r>
                        <m:t>ρ</m:t>
                      </m:r>
                    </m:e>
                    <m:sub>
                      <m:r>
                        <m:t>s</m:t>
                      </m:r>
                    </m:sub>
                  </m:sSub>
                </m:num>
                <m:den>
                  <m:sSub>
                    <m:e>
                      <m:r>
                        <m:t>G</m:t>
                      </m:r>
                    </m:e>
                    <m:sub>
                      <m:r>
                        <m:t>0</m:t>
                      </m:r>
                    </m:sub>
                  </m:sSub>
                </m:den>
              </m:f>
            </m:e>
          </m:rad>
        </m:oMath>
      </m:oMathPara>
    </w:p>
    <w:p>
      <w:pPr>
        <w:spacing w:before="0" w:after="120"/>
        <w:ind w:firstLine="0"/>
        <w:jc w:val="right"/>
      </w:pPr>
      <w:r>
        <w:rPr>
          <w:rFonts w:ascii="Times New Roman" w:hAnsi="Times New Roman"/>
          <w:sz w:val="22"/>
        </w:rPr>
        <w:t>(2)</w:t>
      </w:r>
    </w:p>
    <w:p>
      <w:pPr>
        <w:spacing w:before="120" w:after="40"/>
        <w:ind w:firstLine="0"/>
        <w:jc w:val="left"/>
      </w:pPr>
      <m:oMathPara>
        <m:oMath xmlns:mml="http://www.w3.org/1998/Math/MathML">
          <m:sSub>
            <m:e>
              <m:r>
                <m:t>Π</m:t>
              </m:r>
            </m:e>
            <m:sub>
              <m:r>
                <m:t>6</m:t>
              </m:r>
            </m:sub>
          </m:sSub>
          <m:r>
            <m:t>=</m:t>
          </m:r>
          <m:f>
            <m:fPr>
              <m:type m:val="bar"/>
            </m:fPr>
            <m:num>
              <m:sSub>
                <m:e>
                  <m:r>
                    <m:t>m</m:t>
                  </m:r>
                </m:e>
                <m:sub>
                  <m:r>
                    <m:rPr>
                      <m:sty m:val="p"/>
                    </m:rPr>
                    <m:t>RNA</m:t>
                  </m:r>
                </m:sub>
              </m:sSub>
            </m:num>
            <m:den>
              <m:sSub>
                <m:e>
                  <m:r>
                    <m:t>ρ</m:t>
                  </m:r>
                </m:e>
                <m:sub>
                  <m:r>
                    <m:t>s</m:t>
                  </m:r>
                </m:sub>
              </m:sSub>
              <m:sSup>
                <m:e>
                  <m:r>
                    <m:t>D</m:t>
                  </m:r>
                </m:e>
                <m:sup>
                  <m:r>
                    <m:t>3</m:t>
                  </m:r>
                </m:sup>
              </m:sSup>
            </m:den>
          </m:f>
        </m:oMath>
      </m:oMathPara>
    </w:p>
    <w:p>
      <w:pPr>
        <w:spacing w:before="0" w:after="120"/>
        <w:ind w:firstLine="0"/>
        <w:jc w:val="right"/>
      </w:pPr>
      <w:r>
        <w:rPr>
          <w:rFonts w:ascii="Times New Roman" w:hAnsi="Times New Roman"/>
          <w:sz w:val="22"/>
        </w:rPr>
        <w:t>(3)</w:t>
      </w:r>
    </w:p>
    <w:p>
      <w:pPr>
        <w:jc w:val="both"/>
      </w:pPr>
      <w:r>
        <w:rPr>
          <w:rFonts w:ascii="Times New Roman" w:hAnsi="Times New Roman"/>
          <w:b w:val="0"/>
          <w:i w:val="0"/>
          <w:sz w:val="22"/>
        </w:rPr>
        <w:t>The posterior over scour state is obtained by grid-based Bayesian fusion:</w:t>
      </w:r>
    </w:p>
    <w:p>
      <w:pPr>
        <w:spacing w:before="120" w:after="40"/>
        <w:ind w:firstLine="0"/>
        <w:jc w:val="left"/>
      </w:pPr>
      <m:oMathPara>
        <m:oMath xmlns:mml="http://www.w3.org/1998/Math/MathML">
          <m:r>
            <m:t>p(S/D∣</m:t>
          </m:r>
          <m:sSub>
            <m:e>
              <m:r>
                <m:t>f</m:t>
              </m:r>
            </m:e>
            <m:sub>
              <m:r>
                <m:rPr>
                  <m:sty m:val="p"/>
                </m:rPr>
                <m:t>obs</m:t>
              </m:r>
            </m:sub>
          </m:sSub>
          <m:r>
            <m:t>,z)∝</m:t>
          </m:r>
          <m:sSub>
            <m:e>
              <m:r>
                <m:t>p</m:t>
              </m:r>
            </m:e>
            <m:sub>
              <m:r>
                <m:t>0</m:t>
              </m:r>
            </m:sub>
          </m:sSub>
          <m:r>
            <m:t>(S/D)·</m:t>
          </m:r>
          <m:sSub>
            <m:e>
              <m:r>
                <m:t>ℒ</m:t>
              </m:r>
            </m:e>
            <m:sub>
              <m:r>
                <m:t>A</m:t>
              </m:r>
            </m:sub>
          </m:sSub>
          <m:r>
            <m:t>(S/D∣</m:t>
          </m:r>
          <m:sSub>
            <m:e>
              <m:r>
                <m:t>f</m:t>
              </m:r>
            </m:e>
            <m:sub>
              <m:r>
                <m:rPr>
                  <m:sty m:val="p"/>
                </m:rPr>
                <m:t>obs</m:t>
              </m:r>
            </m:sub>
          </m:sSub>
          <m:r>
            <m:t>)·</m:t>
          </m:r>
          <m:sSub>
            <m:e>
              <m:r>
                <m:t>ℒ</m:t>
              </m:r>
            </m:e>
            <m:sub>
              <m:r>
                <m:t>C</m:t>
              </m:r>
            </m:sub>
          </m:sSub>
          <m:r>
            <m:t>(S/D∣z)</m:t>
          </m:r>
        </m:oMath>
      </m:oMathPara>
    </w:p>
    <w:p>
      <w:pPr>
        <w:spacing w:before="0" w:after="120"/>
        <w:ind w:firstLine="0"/>
        <w:jc w:val="right"/>
      </w:pPr>
      <w:r>
        <w:rPr>
          <w:rFonts w:ascii="Times New Roman" w:hAnsi="Times New Roman"/>
          <w:sz w:val="22"/>
        </w:rPr>
        <w:t>(4)</w:t>
      </w:r>
    </w:p>
    <w:p>
      <w:pPr>
        <w:jc w:val="both"/>
      </w:pPr>
      <w:r>
        <w:rPr>
          <w:rFonts w:ascii="Times New Roman" w:hAnsi="Times New Roman"/>
          <w:b w:val="0"/>
          <w:i w:val="0"/>
          <w:sz w:val="22"/>
        </w:rPr>
        <w:t>The value of information is defined as the cost gap between calendar and twin-informed policies:</w:t>
      </w:r>
    </w:p>
    <w:p>
      <w:pPr>
        <w:spacing w:before="120" w:after="40"/>
        <w:ind w:firstLine="0"/>
        <w:jc w:val="left"/>
      </w:pPr>
      <m:oMathPara>
        <m:oMath xmlns:mml="http://www.w3.org/1998/Math/MathML">
          <m:r>
            <m:rPr>
              <m:sty m:val="p"/>
            </m:rPr>
            <m:t>VoI</m:t>
          </m:r>
          <m:r>
            <m:t>=E[c∣</m:t>
          </m:r>
          <m:sSub>
            <m:e>
              <m:r>
                <m:t>a</m:t>
              </m:r>
            </m:e>
            <m:sub>
              <m:r>
                <m:rPr>
                  <m:sty m:val="p"/>
                </m:rPr>
                <m:t>cal</m:t>
              </m:r>
            </m:sub>
          </m:sSub>
          <m:r>
            <m:t>]−E[c∣</m:t>
          </m:r>
          <m:sSup>
            <m:e>
              <m:r>
                <m:t>a</m:t>
              </m:r>
            </m:e>
            <m:sup>
              <m:r>
                <m:t>*</m:t>
              </m:r>
            </m:sup>
          </m:sSup>
          <m:r>
            <m:t>]</m:t>
          </m:r>
        </m:oMath>
      </m:oMathPara>
    </w:p>
    <w:p>
      <w:pPr>
        <w:spacing w:before="0" w:after="120"/>
        <w:ind w:firstLine="0"/>
        <w:jc w:val="right"/>
      </w:pPr>
      <w:r>
        <w:rPr>
          <w:rFonts w:ascii="Times New Roman" w:hAnsi="Times New Roman"/>
          <w:sz w:val="22"/>
        </w:rPr>
        <w:t>(5)</w:t>
      </w:r>
    </w:p>
    <w:p>
      <w:pPr>
        <w:pStyle w:val="Heading1"/>
        <w:spacing w:before="280" w:after="120"/>
        <w:ind w:firstLine="0"/>
      </w:pPr>
      <w:r>
        <w:rPr>
          <w:rFonts w:ascii="Times New Roman" w:hAnsi="Times New Roman"/>
          <w:b/>
          <w:color w:val="003366"/>
          <w:sz w:val="28"/>
        </w:rPr>
        <w:t>3. Tables</w:t>
      </w:r>
    </w:p>
    <w:p>
      <w:pPr>
        <w:jc w:val="both"/>
      </w:pPr>
      <w:r>
        <w:rPr>
          <w:rFonts w:ascii="Times New Roman" w:hAnsi="Times New Roman"/>
          <w:b w:val="0"/>
          <w:i w:val="0"/>
          <w:sz w:val="22"/>
        </w:rPr>
        <w:t>Table 1 shows the centrifuge test matrix. The pipeline renders this with booktabs styling: navy header row, alternating row shading, and no vertical borders.</w:t>
      </w:r>
    </w:p>
    <w:p>
      <w:pPr>
        <w:spacing w:before="240" w:after="80"/>
        <w:ind w:firstLine="0"/>
      </w:pPr>
      <w:r>
        <w:rPr>
          <w:rFonts w:ascii="Times New Roman" w:hAnsi="Times New Roman"/>
          <w:b/>
          <w:sz w:val="20"/>
        </w:rPr>
        <w:t>Table 2.</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Series</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Soil condition</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Tests</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S/D range</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Backfill</w:t>
            </w:r>
          </w:p>
        </w:tc>
      </w:tr>
      <w:tr>
        <w:tc>
          <w:tcPr>
            <w:tcW w:type="dxa" w:w="1872"/>
            <w:vAlign w:val="center"/>
          </w:tcPr>
          <w:p>
            <w:pPr>
              <w:ind w:firstLine="0"/>
              <w:jc w:val="center"/>
            </w:pPr>
            <w:r/>
            <w:r>
              <w:rPr>
                <w:rFonts w:ascii="Times New Roman" w:hAnsi="Times New Roman"/>
                <w:sz w:val="18"/>
              </w:rPr>
              <w:t>T1</w:t>
            </w:r>
          </w:p>
        </w:tc>
        <w:tc>
          <w:tcPr>
            <w:tcW w:type="dxa" w:w="1872"/>
            <w:vAlign w:val="center"/>
          </w:tcPr>
          <w:p>
            <w:pPr>
              <w:ind w:firstLine="0"/>
              <w:jc w:val="center"/>
            </w:pPr>
            <w:r/>
            <w:r>
              <w:rPr>
                <w:rFonts w:ascii="Times New Roman" w:hAnsi="Times New Roman"/>
                <w:sz w:val="18"/>
              </w:rPr>
              <w:t>Dry sand (dense)</w:t>
            </w:r>
          </w:p>
        </w:tc>
        <w:tc>
          <w:tcPr>
            <w:tcW w:type="dxa" w:w="1872"/>
            <w:vAlign w:val="center"/>
          </w:tcPr>
          <w:p>
            <w:pPr>
              <w:ind w:firstLine="0"/>
              <w:jc w:val="center"/>
            </w:pPr>
            <w:r/>
            <w:r>
              <w:rPr>
                <w:rFonts w:ascii="Times New Roman" w:hAnsi="Times New Roman"/>
                <w:sz w:val="18"/>
              </w:rPr>
              <w:t>4</w:t>
            </w:r>
          </w:p>
        </w:tc>
        <w:tc>
          <w:tcPr>
            <w:tcW w:type="dxa" w:w="1872"/>
            <w:vAlign w:val="center"/>
          </w:tcPr>
          <w:p>
            <w:pPr>
              <w:ind w:firstLine="0"/>
              <w:jc w:val="center"/>
            </w:pPr>
            <w:r/>
            <w:r>
              <w:rPr>
                <w:rFonts w:ascii="Times New Roman" w:hAnsi="Times New Roman"/>
                <w:sz w:val="18"/>
              </w:rPr>
              <w:t>0 – 0.60</w:t>
            </w:r>
          </w:p>
        </w:tc>
        <w:tc>
          <w:tcPr>
            <w:tcW w:type="dxa" w:w="1872"/>
            <w:vAlign w:val="center"/>
          </w:tcPr>
          <w:p>
            <w:pPr>
              <w:ind w:firstLine="0"/>
              <w:jc w:val="center"/>
            </w:pPr>
            <w:r/>
            <w:r>
              <w:rPr>
                <w:rFonts w:ascii="Times New Roman" w:hAnsi="Times New Roman"/>
                <w:sz w:val="18"/>
              </w:rPr>
              <w:t>No</w:t>
            </w:r>
          </w:p>
        </w:tc>
      </w:tr>
      <w:tr>
        <w:tc>
          <w:tcPr>
            <w:tcW w:type="dxa" w:w="1872"/>
            <w:vAlign w:val="center"/>
            <w:shd w:val="clear" w:color="auto" w:fill="F5F7FB"/>
          </w:tcPr>
          <w:p>
            <w:pPr>
              <w:ind w:firstLine="0"/>
              <w:jc w:val="center"/>
            </w:pPr>
            <w:r/>
            <w:r>
              <w:rPr>
                <w:rFonts w:ascii="Times New Roman" w:hAnsi="Times New Roman"/>
                <w:sz w:val="18"/>
              </w:rPr>
              <w:t>T2</w:t>
            </w:r>
          </w:p>
        </w:tc>
        <w:tc>
          <w:tcPr>
            <w:tcW w:type="dxa" w:w="1872"/>
            <w:vAlign w:val="center"/>
            <w:shd w:val="clear" w:color="auto" w:fill="F5F7FB"/>
          </w:tcPr>
          <w:p>
            <w:pPr>
              <w:ind w:firstLine="0"/>
              <w:jc w:val="center"/>
            </w:pPr>
            <w:r/>
            <w:r>
              <w:rPr>
                <w:rFonts w:ascii="Times New Roman" w:hAnsi="Times New Roman"/>
                <w:sz w:val="18"/>
              </w:rPr>
              <w:t>Dry sand (loose)</w:t>
            </w:r>
          </w:p>
        </w:tc>
        <w:tc>
          <w:tcPr>
            <w:tcW w:type="dxa" w:w="1872"/>
            <w:vAlign w:val="center"/>
            <w:shd w:val="clear" w:color="auto" w:fill="F5F7FB"/>
          </w:tcPr>
          <w:p>
            <w:pPr>
              <w:ind w:firstLine="0"/>
              <w:jc w:val="center"/>
            </w:pPr>
            <w:r/>
            <w:r>
              <w:rPr>
                <w:rFonts w:ascii="Times New Roman" w:hAnsi="Times New Roman"/>
                <w:sz w:val="18"/>
              </w:rPr>
              <w:t>4</w:t>
            </w:r>
          </w:p>
        </w:tc>
        <w:tc>
          <w:tcPr>
            <w:tcW w:type="dxa" w:w="1872"/>
            <w:vAlign w:val="center"/>
            <w:shd w:val="clear" w:color="auto" w:fill="F5F7FB"/>
          </w:tcPr>
          <w:p>
            <w:pPr>
              <w:ind w:firstLine="0"/>
              <w:jc w:val="center"/>
            </w:pPr>
            <w:r/>
            <w:r>
              <w:rPr>
                <w:rFonts w:ascii="Times New Roman" w:hAnsi="Times New Roman"/>
                <w:sz w:val="18"/>
              </w:rPr>
              <w:t>0 – 0.60</w:t>
            </w:r>
          </w:p>
        </w:tc>
        <w:tc>
          <w:tcPr>
            <w:tcW w:type="dxa" w:w="1872"/>
            <w:vAlign w:val="center"/>
            <w:shd w:val="clear" w:color="auto" w:fill="F5F7FB"/>
          </w:tcPr>
          <w:p>
            <w:pPr>
              <w:ind w:firstLine="0"/>
              <w:jc w:val="center"/>
            </w:pPr>
            <w:r/>
            <w:r>
              <w:rPr>
                <w:rFonts w:ascii="Times New Roman" w:hAnsi="Times New Roman"/>
                <w:sz w:val="18"/>
              </w:rPr>
              <w:t>No</w:t>
            </w:r>
          </w:p>
        </w:tc>
      </w:tr>
      <w:tr>
        <w:tc>
          <w:tcPr>
            <w:tcW w:type="dxa" w:w="1872"/>
            <w:vAlign w:val="center"/>
          </w:tcPr>
          <w:p>
            <w:pPr>
              <w:ind w:firstLine="0"/>
              <w:jc w:val="center"/>
            </w:pPr>
            <w:r/>
            <w:r>
              <w:rPr>
                <w:rFonts w:ascii="Times New Roman" w:hAnsi="Times New Roman"/>
                <w:sz w:val="18"/>
              </w:rPr>
              <w:t>T3</w:t>
            </w:r>
          </w:p>
        </w:tc>
        <w:tc>
          <w:tcPr>
            <w:tcW w:type="dxa" w:w="1872"/>
            <w:vAlign w:val="center"/>
          </w:tcPr>
          <w:p>
            <w:pPr>
              <w:ind w:firstLine="0"/>
              <w:jc w:val="center"/>
            </w:pPr>
            <w:r/>
            <w:r>
              <w:rPr>
                <w:rFonts w:ascii="Times New Roman" w:hAnsi="Times New Roman"/>
                <w:sz w:val="18"/>
              </w:rPr>
              <w:t>Sand-silt layered</w:t>
            </w:r>
          </w:p>
        </w:tc>
        <w:tc>
          <w:tcPr>
            <w:tcW w:type="dxa" w:w="1872"/>
            <w:vAlign w:val="center"/>
          </w:tcPr>
          <w:p>
            <w:pPr>
              <w:ind w:firstLine="0"/>
              <w:jc w:val="center"/>
            </w:pPr>
            <w:r/>
            <w:r>
              <w:rPr>
                <w:rFonts w:ascii="Times New Roman" w:hAnsi="Times New Roman"/>
                <w:sz w:val="18"/>
              </w:rPr>
              <w:t>4</w:t>
            </w:r>
          </w:p>
        </w:tc>
        <w:tc>
          <w:tcPr>
            <w:tcW w:type="dxa" w:w="1872"/>
            <w:vAlign w:val="center"/>
          </w:tcPr>
          <w:p>
            <w:pPr>
              <w:ind w:firstLine="0"/>
              <w:jc w:val="center"/>
            </w:pPr>
            <w:r/>
            <w:r>
              <w:rPr>
                <w:rFonts w:ascii="Times New Roman" w:hAnsi="Times New Roman"/>
                <w:sz w:val="18"/>
              </w:rPr>
              <w:t>0 – 0.50</w:t>
            </w:r>
          </w:p>
        </w:tc>
        <w:tc>
          <w:tcPr>
            <w:tcW w:type="dxa" w:w="1872"/>
            <w:vAlign w:val="center"/>
          </w:tcPr>
          <w:p>
            <w:pPr>
              <w:ind w:firstLine="0"/>
              <w:jc w:val="center"/>
            </w:pPr>
            <w:r/>
            <w:r>
              <w:rPr>
                <w:rFonts w:ascii="Times New Roman" w:hAnsi="Times New Roman"/>
                <w:sz w:val="18"/>
              </w:rPr>
              <w:t>No</w:t>
            </w:r>
          </w:p>
        </w:tc>
      </w:tr>
      <w:tr>
        <w:tc>
          <w:tcPr>
            <w:tcW w:type="dxa" w:w="1872"/>
            <w:vAlign w:val="center"/>
            <w:shd w:val="clear" w:color="auto" w:fill="F5F7FB"/>
          </w:tcPr>
          <w:p>
            <w:pPr>
              <w:ind w:firstLine="0"/>
              <w:jc w:val="center"/>
            </w:pPr>
            <w:r/>
            <w:r>
              <w:rPr>
                <w:rFonts w:ascii="Times New Roman" w:hAnsi="Times New Roman"/>
                <w:sz w:val="18"/>
              </w:rPr>
              <w:t>T4</w:t>
            </w:r>
          </w:p>
        </w:tc>
        <w:tc>
          <w:tcPr>
            <w:tcW w:type="dxa" w:w="1872"/>
            <w:vAlign w:val="center"/>
            <w:shd w:val="clear" w:color="auto" w:fill="F5F7FB"/>
          </w:tcPr>
          <w:p>
            <w:pPr>
              <w:ind w:firstLine="0"/>
              <w:jc w:val="center"/>
            </w:pPr>
            <w:r/>
            <w:r>
              <w:rPr>
                <w:rFonts w:ascii="Times New Roman" w:hAnsi="Times New Roman"/>
                <w:sz w:val="18"/>
              </w:rPr>
              <w:t>Saturated sand (dense)</w:t>
            </w:r>
          </w:p>
        </w:tc>
        <w:tc>
          <w:tcPr>
            <w:tcW w:type="dxa" w:w="1872"/>
            <w:vAlign w:val="center"/>
            <w:shd w:val="clear" w:color="auto" w:fill="F5F7FB"/>
          </w:tcPr>
          <w:p>
            <w:pPr>
              <w:ind w:firstLine="0"/>
              <w:jc w:val="center"/>
            </w:pPr>
            <w:r/>
            <w:r>
              <w:rPr>
                <w:rFonts w:ascii="Times New Roman" w:hAnsi="Times New Roman"/>
                <w:sz w:val="18"/>
              </w:rPr>
              <w:t>5</w:t>
            </w:r>
          </w:p>
        </w:tc>
        <w:tc>
          <w:tcPr>
            <w:tcW w:type="dxa" w:w="1872"/>
            <w:vAlign w:val="center"/>
            <w:shd w:val="clear" w:color="auto" w:fill="F5F7FB"/>
          </w:tcPr>
          <w:p>
            <w:pPr>
              <w:ind w:firstLine="0"/>
              <w:jc w:val="center"/>
            </w:pPr>
            <w:r/>
            <w:r>
              <w:rPr>
                <w:rFonts w:ascii="Times New Roman" w:hAnsi="Times New Roman"/>
                <w:sz w:val="18"/>
              </w:rPr>
              <w:t>0 – 0.58</w:t>
            </w:r>
          </w:p>
        </w:tc>
        <w:tc>
          <w:tcPr>
            <w:tcW w:type="dxa" w:w="1872"/>
            <w:vAlign w:val="center"/>
            <w:shd w:val="clear" w:color="auto" w:fill="F5F7FB"/>
          </w:tcPr>
          <w:p>
            <w:pPr>
              <w:ind w:firstLine="0"/>
              <w:jc w:val="center"/>
            </w:pPr>
            <w:r/>
            <w:r>
              <w:rPr>
                <w:rFonts w:ascii="Times New Roman" w:hAnsi="Times New Roman"/>
                <w:sz w:val="18"/>
              </w:rPr>
              <w:t>Yes</w:t>
            </w:r>
          </w:p>
        </w:tc>
      </w:tr>
      <w:tr>
        <w:tc>
          <w:tcPr>
            <w:tcW w:type="dxa" w:w="1872"/>
            <w:vAlign w:val="center"/>
            <w:tcBorders>
              <w:bottom w:val="single" w:sz="8" w:color="003366"/>
            </w:tcBorders>
          </w:tcPr>
          <w:p>
            <w:pPr>
              <w:ind w:firstLine="0"/>
              <w:jc w:val="center"/>
            </w:pPr>
            <w:r/>
            <w:r>
              <w:rPr>
                <w:rFonts w:ascii="Times New Roman" w:hAnsi="Times New Roman"/>
                <w:sz w:val="18"/>
              </w:rPr>
              <w:t>T5</w:t>
            </w:r>
          </w:p>
        </w:tc>
        <w:tc>
          <w:tcPr>
            <w:tcW w:type="dxa" w:w="1872"/>
            <w:vAlign w:val="center"/>
            <w:tcBorders>
              <w:bottom w:val="single" w:sz="8" w:color="003366"/>
            </w:tcBorders>
          </w:tcPr>
          <w:p>
            <w:pPr>
              <w:ind w:firstLine="0"/>
              <w:jc w:val="center"/>
            </w:pPr>
            <w:r/>
            <w:r>
              <w:rPr>
                <w:rFonts w:ascii="Times New Roman" w:hAnsi="Times New Roman"/>
                <w:sz w:val="18"/>
              </w:rPr>
              <w:t>Saturated sand (loose)</w:t>
            </w:r>
          </w:p>
        </w:tc>
        <w:tc>
          <w:tcPr>
            <w:tcW w:type="dxa" w:w="1872"/>
            <w:vAlign w:val="center"/>
            <w:tcBorders>
              <w:bottom w:val="single" w:sz="8" w:color="003366"/>
            </w:tcBorders>
          </w:tcPr>
          <w:p>
            <w:pPr>
              <w:ind w:firstLine="0"/>
              <w:jc w:val="center"/>
            </w:pPr>
            <w:r/>
            <w:r>
              <w:rPr>
                <w:rFonts w:ascii="Times New Roman" w:hAnsi="Times New Roman"/>
                <w:sz w:val="18"/>
              </w:rPr>
              <w:t>5</w:t>
            </w:r>
          </w:p>
        </w:tc>
        <w:tc>
          <w:tcPr>
            <w:tcW w:type="dxa" w:w="1872"/>
            <w:vAlign w:val="center"/>
            <w:tcBorders>
              <w:bottom w:val="single" w:sz="8" w:color="003366"/>
            </w:tcBorders>
          </w:tcPr>
          <w:p>
            <w:pPr>
              <w:ind w:firstLine="0"/>
              <w:jc w:val="center"/>
            </w:pPr>
            <w:r/>
            <w:r>
              <w:rPr>
                <w:rFonts w:ascii="Times New Roman" w:hAnsi="Times New Roman"/>
                <w:sz w:val="18"/>
              </w:rPr>
              <w:t>0 – 0.58</w:t>
            </w:r>
          </w:p>
        </w:tc>
        <w:tc>
          <w:tcPr>
            <w:tcW w:type="dxa" w:w="1872"/>
            <w:vAlign w:val="center"/>
            <w:tcBorders>
              <w:bottom w:val="single" w:sz="8" w:color="003366"/>
            </w:tcBorders>
          </w:tcPr>
          <w:p>
            <w:pPr>
              <w:ind w:firstLine="0"/>
              <w:jc w:val="center"/>
            </w:pPr>
            <w:r/>
            <w:r>
              <w:rPr>
                <w:rFonts w:ascii="Times New Roman" w:hAnsi="Times New Roman"/>
                <w:sz w:val="18"/>
              </w:rPr>
              <w:t>Yes</w:t>
            </w:r>
          </w:p>
        </w:tc>
      </w:tr>
    </w:tbl>
    <w:p/>
    <w:p>
      <w:pPr>
        <w:jc w:val="both"/>
      </w:pPr>
      <w:r>
        <w:rPr>
          <w:rFonts w:ascii="Times New Roman" w:hAnsi="Times New Roman"/>
          <w:b w:val="0"/>
          <w:i w:val="0"/>
          <w:sz w:val="22"/>
        </w:rPr>
        <w:t>Table 2 shows the bootstrap analysis results with per-series confidence intervals.</w:t>
      </w:r>
    </w:p>
    <w:p>
      <w:pPr>
        <w:spacing w:before="240" w:after="80"/>
        <w:ind w:firstLine="0"/>
      </w:pPr>
      <w:r>
        <w:rPr>
          <w:rFonts w:ascii="Times New Roman" w:hAnsi="Times New Roman"/>
          <w:b/>
          <w:sz w:val="20"/>
        </w:rPr>
        <w:t>Table 3.</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Series</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Soil</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Margin (%)</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Boot 95% CI (%)</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Cohen's d</w:t>
            </w:r>
          </w:p>
        </w:tc>
      </w:tr>
      <w:tr>
        <w:tc>
          <w:tcPr>
            <w:tcW w:type="dxa" w:w="1872"/>
            <w:vAlign w:val="center"/>
          </w:tcPr>
          <w:p>
            <w:pPr>
              <w:ind w:firstLine="0"/>
              <w:jc w:val="center"/>
            </w:pPr>
            <w:r/>
            <w:r>
              <w:rPr>
                <w:rFonts w:ascii="Times New Roman" w:hAnsi="Times New Roman"/>
                <w:sz w:val="18"/>
              </w:rPr>
              <w:t>T2</w:t>
            </w:r>
          </w:p>
        </w:tc>
        <w:tc>
          <w:tcPr>
            <w:tcW w:type="dxa" w:w="1872"/>
            <w:vAlign w:val="center"/>
          </w:tcPr>
          <w:p>
            <w:pPr>
              <w:ind w:firstLine="0"/>
              <w:jc w:val="center"/>
            </w:pPr>
            <w:r/>
            <w:r>
              <w:rPr>
                <w:rFonts w:ascii="Times New Roman" w:hAnsi="Times New Roman"/>
                <w:sz w:val="18"/>
              </w:rPr>
              <w:t>Loose dry sand</w:t>
            </w:r>
          </w:p>
        </w:tc>
        <w:tc>
          <w:tcPr>
            <w:tcW w:type="dxa" w:w="1872"/>
            <w:vAlign w:val="center"/>
          </w:tcPr>
          <w:p>
            <w:pPr>
              <w:ind w:firstLine="0"/>
              <w:jc w:val="center"/>
            </w:pPr>
            <w:r/>
            <w:r>
              <w:rPr>
                <w:rFonts w:ascii="Times New Roman" w:hAnsi="Times New Roman"/>
                <w:sz w:val="18"/>
              </w:rPr>
              <w:t>+1587</w:t>
            </w:r>
          </w:p>
        </w:tc>
        <w:tc>
          <w:tcPr>
            <w:tcW w:type="dxa" w:w="1872"/>
            <w:vAlign w:val="center"/>
          </w:tcPr>
          <w:p>
            <w:pPr>
              <w:ind w:firstLine="0"/>
              <w:jc w:val="center"/>
            </w:pPr>
            <w:r/>
            <w:r>
              <w:rPr>
                <w:rFonts w:ascii="Times New Roman" w:hAnsi="Times New Roman"/>
                <w:sz w:val="18"/>
              </w:rPr>
              <w:t>[+66, +3132]</w:t>
            </w:r>
          </w:p>
        </w:tc>
        <w:tc>
          <w:tcPr>
            <w:tcW w:type="dxa" w:w="1872"/>
            <w:vAlign w:val="center"/>
          </w:tcPr>
          <w:p>
            <w:pPr>
              <w:ind w:firstLine="0"/>
              <w:jc w:val="center"/>
            </w:pPr>
            <w:r/>
            <w:r>
              <w:rPr>
                <w:rFonts w:ascii="Times New Roman" w:hAnsi="Times New Roman"/>
                <w:sz w:val="18"/>
              </w:rPr>
              <w:t>1.27</w:t>
            </w:r>
          </w:p>
        </w:tc>
      </w:tr>
      <w:tr>
        <w:tc>
          <w:tcPr>
            <w:tcW w:type="dxa" w:w="1872"/>
            <w:vAlign w:val="center"/>
            <w:shd w:val="clear" w:color="auto" w:fill="F5F7FB"/>
          </w:tcPr>
          <w:p>
            <w:pPr>
              <w:ind w:firstLine="0"/>
              <w:jc w:val="center"/>
            </w:pPr>
            <w:r/>
            <w:r>
              <w:rPr>
                <w:rFonts w:ascii="Times New Roman" w:hAnsi="Times New Roman"/>
                <w:sz w:val="18"/>
              </w:rPr>
              <w:t>T3</w:t>
            </w:r>
          </w:p>
        </w:tc>
        <w:tc>
          <w:tcPr>
            <w:tcW w:type="dxa" w:w="1872"/>
            <w:vAlign w:val="center"/>
            <w:shd w:val="clear" w:color="auto" w:fill="F5F7FB"/>
          </w:tcPr>
          <w:p>
            <w:pPr>
              <w:ind w:firstLine="0"/>
              <w:jc w:val="center"/>
            </w:pPr>
            <w:r/>
            <w:r>
              <w:rPr>
                <w:rFonts w:ascii="Times New Roman" w:hAnsi="Times New Roman"/>
                <w:sz w:val="18"/>
              </w:rPr>
              <w:t>Sand-silt layered</w:t>
            </w:r>
          </w:p>
        </w:tc>
        <w:tc>
          <w:tcPr>
            <w:tcW w:type="dxa" w:w="1872"/>
            <w:vAlign w:val="center"/>
            <w:shd w:val="clear" w:color="auto" w:fill="F5F7FB"/>
          </w:tcPr>
          <w:p>
            <w:pPr>
              <w:ind w:firstLine="0"/>
              <w:jc w:val="center"/>
            </w:pPr>
            <w:r/>
            <w:r>
              <w:rPr>
                <w:rFonts w:ascii="Times New Roman" w:hAnsi="Times New Roman"/>
                <w:sz w:val="18"/>
              </w:rPr>
              <w:t>+31</w:t>
            </w:r>
          </w:p>
        </w:tc>
        <w:tc>
          <w:tcPr>
            <w:tcW w:type="dxa" w:w="1872"/>
            <w:vAlign w:val="center"/>
            <w:shd w:val="clear" w:color="auto" w:fill="F5F7FB"/>
          </w:tcPr>
          <w:p>
            <w:pPr>
              <w:ind w:firstLine="0"/>
              <w:jc w:val="center"/>
            </w:pPr>
            <w:r/>
            <w:r>
              <w:rPr>
                <w:rFonts w:ascii="Times New Roman" w:hAnsi="Times New Roman"/>
                <w:sz w:val="18"/>
              </w:rPr>
              <w:t>[+17, +51]</w:t>
            </w:r>
          </w:p>
        </w:tc>
        <w:tc>
          <w:tcPr>
            <w:tcW w:type="dxa" w:w="1872"/>
            <w:vAlign w:val="center"/>
            <w:shd w:val="clear" w:color="auto" w:fill="F5F7FB"/>
          </w:tcPr>
          <w:p>
            <w:pPr>
              <w:ind w:firstLine="0"/>
              <w:jc w:val="center"/>
            </w:pPr>
            <w:r/>
            <w:r>
              <w:rPr>
                <w:rFonts w:ascii="Times New Roman" w:hAnsi="Times New Roman"/>
                <w:sz w:val="18"/>
              </w:rPr>
              <w:t>2.13</w:t>
            </w:r>
          </w:p>
        </w:tc>
      </w:tr>
      <w:tr>
        <w:tc>
          <w:tcPr>
            <w:tcW w:type="dxa" w:w="1872"/>
            <w:vAlign w:val="center"/>
          </w:tcPr>
          <w:p>
            <w:pPr>
              <w:ind w:firstLine="0"/>
              <w:jc w:val="center"/>
            </w:pPr>
            <w:r/>
            <w:r>
              <w:rPr>
                <w:rFonts w:ascii="Times New Roman" w:hAnsi="Times New Roman"/>
                <w:sz w:val="18"/>
              </w:rPr>
              <w:t>T4</w:t>
            </w:r>
          </w:p>
        </w:tc>
        <w:tc>
          <w:tcPr>
            <w:tcW w:type="dxa" w:w="1872"/>
            <w:vAlign w:val="center"/>
          </w:tcPr>
          <w:p>
            <w:pPr>
              <w:ind w:firstLine="0"/>
              <w:jc w:val="center"/>
            </w:pPr>
            <w:r/>
            <w:r>
              <w:rPr>
                <w:rFonts w:ascii="Times New Roman" w:hAnsi="Times New Roman"/>
                <w:sz w:val="18"/>
              </w:rPr>
              <w:t>Dense saturated sand</w:t>
            </w:r>
          </w:p>
        </w:tc>
        <w:tc>
          <w:tcPr>
            <w:tcW w:type="dxa" w:w="1872"/>
            <w:vAlign w:val="center"/>
          </w:tcPr>
          <w:p>
            <w:pPr>
              <w:ind w:firstLine="0"/>
              <w:jc w:val="center"/>
            </w:pPr>
            <w:r/>
            <w:r>
              <w:rPr>
                <w:rFonts w:ascii="Times New Roman" w:hAnsi="Times New Roman"/>
                <w:sz w:val="18"/>
              </w:rPr>
              <w:t>+12</w:t>
            </w:r>
          </w:p>
        </w:tc>
        <w:tc>
          <w:tcPr>
            <w:tcW w:type="dxa" w:w="1872"/>
            <w:vAlign w:val="center"/>
          </w:tcPr>
          <w:p>
            <w:pPr>
              <w:ind w:firstLine="0"/>
              <w:jc w:val="center"/>
            </w:pPr>
            <w:r/>
            <w:r>
              <w:rPr>
                <w:rFonts w:ascii="Times New Roman" w:hAnsi="Times New Roman"/>
                <w:sz w:val="18"/>
              </w:rPr>
              <w:t>[+7, +20]</w:t>
            </w:r>
          </w:p>
        </w:tc>
        <w:tc>
          <w:tcPr>
            <w:tcW w:type="dxa" w:w="1872"/>
            <w:vAlign w:val="center"/>
          </w:tcPr>
          <w:p>
            <w:pPr>
              <w:ind w:firstLine="0"/>
              <w:jc w:val="center"/>
            </w:pPr>
            <w:r/>
            <w:r>
              <w:rPr>
                <w:rFonts w:ascii="Times New Roman" w:hAnsi="Times New Roman"/>
                <w:sz w:val="18"/>
              </w:rPr>
              <w:t>2.12</w:t>
            </w:r>
          </w:p>
        </w:tc>
      </w:tr>
      <w:tr>
        <w:tc>
          <w:tcPr>
            <w:tcW w:type="dxa" w:w="1872"/>
            <w:vAlign w:val="center"/>
            <w:shd w:val="clear" w:color="auto" w:fill="F5F7FB"/>
            <w:tcBorders>
              <w:bottom w:val="single" w:sz="8" w:color="003366"/>
            </w:tcBorders>
          </w:tcPr>
          <w:p>
            <w:pPr>
              <w:ind w:firstLine="0"/>
              <w:jc w:val="center"/>
            </w:pPr>
            <w:r/>
            <w:r>
              <w:rPr>
                <w:rFonts w:ascii="Times New Roman" w:hAnsi="Times New Roman"/>
                <w:sz w:val="18"/>
              </w:rPr>
              <w:t>T5</w:t>
            </w:r>
          </w:p>
        </w:tc>
        <w:tc>
          <w:tcPr>
            <w:tcW w:type="dxa" w:w="1872"/>
            <w:vAlign w:val="center"/>
            <w:shd w:val="clear" w:color="auto" w:fill="F5F7FB"/>
            <w:tcBorders>
              <w:bottom w:val="single" w:sz="8" w:color="003366"/>
            </w:tcBorders>
          </w:tcPr>
          <w:p>
            <w:pPr>
              <w:ind w:firstLine="0"/>
              <w:jc w:val="center"/>
            </w:pPr>
            <w:r/>
            <w:r>
              <w:rPr>
                <w:rFonts w:ascii="Times New Roman" w:hAnsi="Times New Roman"/>
                <w:sz w:val="18"/>
              </w:rPr>
              <w:t>Loose saturated sand</w:t>
            </w:r>
          </w:p>
        </w:tc>
        <w:tc>
          <w:tcPr>
            <w:tcW w:type="dxa" w:w="1872"/>
            <w:vAlign w:val="center"/>
            <w:shd w:val="clear" w:color="auto" w:fill="F5F7FB"/>
            <w:tcBorders>
              <w:bottom w:val="single" w:sz="8" w:color="003366"/>
            </w:tcBorders>
          </w:tcPr>
          <w:p>
            <w:pPr>
              <w:ind w:firstLine="0"/>
              <w:jc w:val="center"/>
            </w:pPr>
            <w:r/>
            <w:r>
              <w:rPr>
                <w:rFonts w:ascii="Times New Roman" w:hAnsi="Times New Roman"/>
                <w:sz w:val="18"/>
              </w:rPr>
              <w:t>+768</w:t>
            </w:r>
          </w:p>
        </w:tc>
        <w:tc>
          <w:tcPr>
            <w:tcW w:type="dxa" w:w="1872"/>
            <w:vAlign w:val="center"/>
            <w:shd w:val="clear" w:color="auto" w:fill="F5F7FB"/>
            <w:tcBorders>
              <w:bottom w:val="single" w:sz="8" w:color="003366"/>
            </w:tcBorders>
          </w:tcPr>
          <w:p>
            <w:pPr>
              <w:ind w:firstLine="0"/>
              <w:jc w:val="center"/>
            </w:pPr>
            <w:r/>
            <w:r>
              <w:rPr>
                <w:rFonts w:ascii="Times New Roman" w:hAnsi="Times New Roman"/>
                <w:sz w:val="18"/>
              </w:rPr>
              <w:t>[+95, +2100]</w:t>
            </w:r>
          </w:p>
        </w:tc>
        <w:tc>
          <w:tcPr>
            <w:tcW w:type="dxa" w:w="1872"/>
            <w:vAlign w:val="center"/>
            <w:shd w:val="clear" w:color="auto" w:fill="F5F7FB"/>
            <w:tcBorders>
              <w:bottom w:val="single" w:sz="8" w:color="003366"/>
            </w:tcBorders>
          </w:tcPr>
          <w:p>
            <w:pPr>
              <w:ind w:firstLine="0"/>
              <w:jc w:val="center"/>
            </w:pPr>
            <w:r/>
            <w:r>
              <w:rPr>
                <w:rFonts w:ascii="Times New Roman" w:hAnsi="Times New Roman"/>
                <w:sz w:val="18"/>
              </w:rPr>
              <w:t>0.82</w:t>
            </w:r>
          </w:p>
        </w:tc>
      </w:tr>
    </w:tbl>
    <w:p/>
    <w:p>
      <w:pPr>
        <w:pStyle w:val="Heading1"/>
        <w:spacing w:before="280" w:after="120"/>
        <w:ind w:firstLine="0"/>
      </w:pPr>
      <w:r>
        <w:rPr>
          <w:rFonts w:ascii="Times New Roman" w:hAnsi="Times New Roman"/>
          <w:b/>
          <w:color w:val="003366"/>
          <w:sz w:val="28"/>
        </w:rPr>
        <w:t>4. Figures</w:t>
      </w:r>
    </w:p>
    <w:p>
      <w:pPr>
        <w:jc w:val="both"/>
      </w:pPr>
      <w:r>
        <w:rPr>
          <w:rFonts w:ascii="Times New Roman" w:hAnsi="Times New Roman"/>
          <w:b w:val="0"/>
          <w:i w:val="0"/>
          <w:sz w:val="22"/>
        </w:rPr>
        <w:t>This section demonstrates embedded figures with auto-numbered captions. The figures below are from Paper B's generated outputs.</w:t>
      </w:r>
    </w:p>
    <w:p>
      <w:pPr>
        <w:ind w:firstLine="0"/>
        <w:jc w:val="center"/>
      </w:pPr>
      <w:r>
        <w:drawing>
          <wp:inline xmlns:a="http://schemas.openxmlformats.org/drawingml/2006/main" xmlns:pic="http://schemas.openxmlformats.org/drawingml/2006/picture">
            <wp:extent cx="5943600" cy="2757423"/>
            <wp:docPr id="1" name="Picture 1"/>
            <wp:cNvGraphicFramePr>
              <a:graphicFrameLocks noChangeAspect="1"/>
            </wp:cNvGraphicFramePr>
            <a:graphic>
              <a:graphicData uri="http://schemas.openxmlformats.org/drawingml/2006/picture">
                <pic:pic>
                  <pic:nvPicPr>
                    <pic:cNvPr id="0" name="fig1_feature_ranking.png"/>
                    <pic:cNvPicPr/>
                  </pic:nvPicPr>
                  <pic:blipFill>
                    <a:blip r:embed="rId11"/>
                    <a:stretch>
                      <a:fillRect/>
                    </a:stretch>
                  </pic:blipFill>
                  <pic:spPr>
                    <a:xfrm>
                      <a:off x="0" y="0"/>
                      <a:ext cx="5943600" cy="2757423"/>
                    </a:xfrm>
                    <a:prstGeom prst="rect"/>
                  </pic:spPr>
                </pic:pic>
              </a:graphicData>
            </a:graphic>
          </wp:inline>
        </w:drawing>
      </w:r>
    </w:p>
    <w:p>
      <w:pPr>
        <w:spacing w:before="80" w:after="240"/>
        <w:ind w:firstLine="0"/>
        <w:jc w:val="both"/>
      </w:pPr>
      <w:r>
        <w:rPr>
          <w:rFonts w:ascii="Times New Roman" w:hAnsi="Times New Roman"/>
          <w:i/>
          <w:sz w:val="20"/>
        </w:rPr>
        <w:t>Fig. 1. Top 10 sign-consistent features ranked by minimum absolute margin across four soil conditions.</w:t>
      </w:r>
    </w:p>
    <w:p>
      <w:pPr>
        <w:ind w:firstLine="0"/>
        <w:jc w:val="center"/>
      </w:pPr>
      <w:r>
        <w:drawing>
          <wp:inline xmlns:a="http://schemas.openxmlformats.org/drawingml/2006/main" xmlns:pic="http://schemas.openxmlformats.org/drawingml/2006/picture">
            <wp:extent cx="5943600" cy="2569048"/>
            <wp:docPr id="2" name="Picture 2"/>
            <wp:cNvGraphicFramePr>
              <a:graphicFrameLocks noChangeAspect="1"/>
            </wp:cNvGraphicFramePr>
            <a:graphic>
              <a:graphicData uri="http://schemas.openxmlformats.org/drawingml/2006/picture">
                <pic:pic>
                  <pic:nvPicPr>
                    <pic:cNvPr id="0" name="fig2_pi6_sign_reversal.png"/>
                    <pic:cNvPicPr/>
                  </pic:nvPicPr>
                  <pic:blipFill>
                    <a:blip r:embed="rId12"/>
                    <a:stretch>
                      <a:fillRect/>
                    </a:stretch>
                  </pic:blipFill>
                  <pic:spPr>
                    <a:xfrm>
                      <a:off x="0" y="0"/>
                      <a:ext cx="5943600" cy="2569048"/>
                    </a:xfrm>
                    <a:prstGeom prst="rect"/>
                  </pic:spPr>
                </pic:pic>
              </a:graphicData>
            </a:graphic>
          </wp:inline>
        </w:drawing>
      </w:r>
    </w:p>
    <w:p>
      <w:pPr>
        <w:spacing w:before="80" w:after="240"/>
        <w:ind w:firstLine="0"/>
        <w:jc w:val="both"/>
      </w:pPr>
      <w:r>
        <w:rPr>
          <w:rFonts w:ascii="Times New Roman" w:hAnsi="Times New Roman"/>
          <w:i/>
          <w:sz w:val="20"/>
        </w:rPr>
        <w:t>Fig. 2. Strain fixity ratio across scour stages showing the T4 sign reversal (+17.7%).</w:t>
      </w:r>
    </w:p>
    <w:p>
      <w:pPr>
        <w:ind w:firstLine="0"/>
        <w:jc w:val="center"/>
      </w:pPr>
      <w:r>
        <w:drawing>
          <wp:inline xmlns:a="http://schemas.openxmlformats.org/drawingml/2006/main" xmlns:pic="http://schemas.openxmlformats.org/drawingml/2006/picture">
            <wp:extent cx="5943600" cy="4343400"/>
            <wp:docPr id="3" name="Picture 3"/>
            <wp:cNvGraphicFramePr>
              <a:graphicFrameLocks noChangeAspect="1"/>
            </wp:cNvGraphicFramePr>
            <a:graphic>
              <a:graphicData uri="http://schemas.openxmlformats.org/drawingml/2006/picture">
                <pic:pic>
                  <pic:nvPicPr>
                    <pic:cNvPr id="0" name="fig6_field_coherence_timeseries.png"/>
                    <pic:cNvPicPr/>
                  </pic:nvPicPr>
                  <pic:blipFill>
                    <a:blip r:embed="rId13"/>
                    <a:stretch>
                      <a:fillRect/>
                    </a:stretch>
                  </pic:blipFill>
                  <pic:spPr>
                    <a:xfrm>
                      <a:off x="0" y="0"/>
                      <a:ext cx="5943600" cy="4343400"/>
                    </a:xfrm>
                    <a:prstGeom prst="rect"/>
                  </pic:spPr>
                </pic:pic>
              </a:graphicData>
            </a:graphic>
          </wp:inline>
        </w:drawing>
      </w:r>
    </w:p>
    <w:p>
      <w:pPr>
        <w:spacing w:before="80" w:after="240"/>
        <w:ind w:firstLine="0"/>
        <w:jc w:val="both"/>
      </w:pPr>
      <w:r>
        <w:rPr>
          <w:rFonts w:ascii="Times New Roman" w:hAnsi="Times New Roman"/>
          <w:i/>
          <w:sz w:val="20"/>
        </w:rPr>
        <w:t>Fig. 3. Field strain-acceleration coherence over 32 months showing the +55.8% shift during the January 2024 event.</w:t>
      </w:r>
    </w:p>
    <w:p>
      <w:pPr>
        <w:pStyle w:val="Heading1"/>
        <w:spacing w:before="280" w:after="120"/>
        <w:ind w:firstLine="0"/>
      </w:pPr>
      <w:r>
        <w:rPr>
          <w:rFonts w:ascii="Times New Roman" w:hAnsi="Times New Roman"/>
          <w:b/>
          <w:color w:val="003366"/>
          <w:sz w:val="28"/>
        </w:rPr>
        <w:t>5. Conclusions</w:t>
      </w:r>
    </w:p>
    <w:p>
      <w:pPr>
        <w:jc w:val="both"/>
      </w:pPr>
      <w:r>
        <w:rPr>
          <w:rFonts w:ascii="Times New Roman" w:hAnsi="Times New Roman"/>
          <w:b w:val="0"/>
          <w:i w:val="0"/>
          <w:sz w:val="22"/>
        </w:rPr>
        <w:t>This sample demonstrated all features of the hybrid DOCX pipeline:</w:t>
      </w:r>
    </w:p>
    <w:p>
      <w:pPr>
        <w:jc w:val="both"/>
      </w:pPr>
      <w:r>
        <w:rPr>
          <w:rFonts w:ascii="Times New Roman" w:hAnsi="Times New Roman"/>
          <w:b w:val="0"/>
          <w:i w:val="0"/>
          <w:sz w:val="22"/>
        </w:rPr>
        <w:t>1. Native OMML equations (five equations rendered via MathML → OMML with Microsoft's official XSLT transform). 2. Booktabs-style tables (two tables with navy headers, alternating rows, no vertical borders). 3. Embedded figures (three figures with auto-numbered captions). 4. Inline citations resolved from .bib (three references cited, bibliography rendered below). 5. Consistent Times New Roman 11pt styling with navy headings, 1.5× line spacing, and 1-inch margins.</w:t>
      </w:r>
    </w:p>
    <w:p>
      <w:pPr>
        <w:pStyle w:val="Heading1"/>
        <w:spacing w:before="280" w:after="120"/>
        <w:ind w:firstLine="0"/>
      </w:pPr>
      <w:r>
        <w:rPr>
          <w:rFonts w:ascii="Times New Roman" w:hAnsi="Times New Roman"/>
          <w:b/>
          <w:color w:val="003366"/>
          <w:sz w:val="28"/>
        </w:rPr>
        <w:t>Acknowledgements</w:t>
      </w:r>
    </w:p>
    <w:p>
      <w:pPr>
        <w:ind w:firstLine="0"/>
        <w:jc w:val="both"/>
      </w:pPr>
      <w:r>
        <w:rPr>
          <w:rFonts w:ascii="Times New Roman" w:hAnsi="Times New Roman"/>
          <w:b w:val="0"/>
          <w:i w:val="0"/>
          <w:sz w:val="22"/>
        </w:rPr>
        <w:t>This work was supported by the KEPCO Research Institute through the collaborative research agreement with Seoul National University. The authors thank the MMB consortium for site geotechnical investigation data and Unison Heavy Industries Corporation for turbine operational data and engineering support.</w:t>
      </w:r>
    </w:p>
    <w:p>
      <w:pPr>
        <w:jc w:val="both"/>
      </w:pPr>
      <w:r>
        <w:rPr>
          <w:rFonts w:ascii="Times New Roman" w:hAnsi="Times New Roman"/>
          <w:b w:val="0"/>
          <w:i w:val="0"/>
          <w:sz w:val="22"/>
        </w:rPr>
        <w:t>This work was supported by the KEPCO Research Institute. The authors thank the MMB consortium and Unison Heavy Industries.</w:t>
      </w:r>
    </w:p>
    <w:p>
      <w:pPr>
        <w:pStyle w:val="Heading1"/>
        <w:spacing w:before="280" w:after="120"/>
        <w:ind w:firstLine="0"/>
      </w:pPr>
      <w:r>
        <w:rPr>
          <w:rFonts w:ascii="Times New Roman" w:hAnsi="Times New Roman"/>
          <w:b/>
          <w:color w:val="003366"/>
          <w:sz w:val="28"/>
        </w:rPr>
        <w:t>Declaration of Generative AI and AI-Assisted Technologies</w:t>
      </w:r>
    </w:p>
    <w:p>
      <w:pPr>
        <w:ind w:firstLine="0"/>
        <w:jc w:val="both"/>
      </w:pPr>
      <w:r>
        <w:rPr>
          <w:rFonts w:ascii="Times New Roman" w:hAnsi="Times New Roman"/>
          <w:b w:val="0"/>
          <w:i w:val="0"/>
          <w:sz w:val="22"/>
        </w:rPr>
        <w:t>During the preparation of this work, the authors used generative AI (Anthropic Claude) for academic writing coaching and scaffolding of Python figure-generation scripts. All numerical values were independently computed from the analysis scripts; no AI-generated numerical data appear in the paper. All cited references were verified against CrossRef. The authors reviewed and edited all content and take full responsibility for the publication.</w:t>
      </w:r>
    </w:p>
    <w:p>
      <w:pPr>
        <w:jc w:val="both"/>
      </w:pPr>
      <w:r>
        <w:rPr>
          <w:rFonts w:ascii="Times New Roman" w:hAnsi="Times New Roman"/>
          <w:b w:val="0"/>
          <w:i w:val="0"/>
          <w:sz w:val="22"/>
        </w:rPr>
        <w:t>Claude (Anthropic) was used for academic writing coaching and script scaffolding. All numerical values were independently verified.</w:t>
      </w:r>
    </w:p>
    <w:p>
      <w:pPr>
        <w:pStyle w:val="Heading1"/>
        <w:spacing w:before="280" w:after="120"/>
        <w:ind w:firstLine="0"/>
      </w:pPr>
      <w:r>
        <w:rPr>
          <w:rFonts w:ascii="Times New Roman" w:hAnsi="Times New Roman"/>
          <w:b/>
          <w:color w:val="003366"/>
          <w:sz w:val="28"/>
        </w:rPr>
        <w:t>References</w:t>
      </w:r>
    </w:p>
    <w:p>
      <w:pPr>
        <w:spacing w:after="60"/>
        <w:ind w:left="720" w:hanging="720"/>
      </w:pPr>
      <w:r>
        <w:rPr>
          <w:rFonts w:ascii="Times New Roman" w:hAnsi="Times New Roman"/>
          <w:sz w:val="20"/>
        </w:rPr>
        <w:t>Prendergast, L., Gavin, K., Doherty, P. (2015). An investigation into the effect of scour on the natural frequency of an offshore wind turbine. Ocean Engineering, 101, 1--11. https://doi.org/10.1016/j.oceaneng.2015.04.017</w:t>
      </w:r>
    </w:p>
    <w:p>
      <w:pPr>
        <w:spacing w:after="60"/>
        <w:ind w:left="720" w:hanging="720"/>
      </w:pPr>
      <w:r>
        <w:rPr>
          <w:rFonts w:ascii="Times New Roman" w:hAnsi="Times New Roman"/>
          <w:sz w:val="20"/>
        </w:rPr>
        <w:t>Cross, E., Worden, K., Chen, Q. (2011). Cointegration: a novel approach for the removal of environmental trends in structural health monitoring data. Proceedings of the Royal Society A, 467, 2712--2732. https://doi.org/10.1098/rspa.2011.0023</w:t>
      </w:r>
    </w:p>
    <w:p>
      <w:pPr>
        <w:spacing w:after="60"/>
        <w:ind w:left="720" w:hanging="720"/>
      </w:pPr>
      <w:r>
        <w:rPr>
          <w:rFonts w:ascii="Times New Roman" w:hAnsi="Times New Roman"/>
          <w:sz w:val="20"/>
        </w:rPr>
        <w:t>Jalbi, S., Bhattacharya, S. (2018). Closed form solution for the first natural frequency of offshore wind turbine jackets supported on multiple foundations incorporating soil-structure interaction. Soil Dynamics and Earthquake Engineering, 113, 593--613. https://doi.org/10.1016/j.soildyn.2018.06.011</w:t>
      </w:r>
    </w:p>
    <w:p>
      <w:pPr>
        <w:pStyle w:val="Heading1"/>
        <w:spacing w:before="280" w:after="120"/>
        <w:ind w:firstLine="0"/>
      </w:pPr>
      <w:r>
        <w:rPr>
          <w:rFonts w:ascii="Times New Roman" w:hAnsi="Times New Roman"/>
          <w:b/>
          <w:color w:val="003366"/>
          <w:sz w:val="28"/>
        </w:rPr>
        <w:t>CRediT Authorship Contribution Statement</w:t>
      </w:r>
    </w:p>
    <w:p>
      <w:pPr>
        <w:ind w:firstLine="0"/>
        <w:jc w:val="both"/>
      </w:pPr>
      <w:r>
        <w:rPr>
          <w:rFonts w:ascii="Times New Roman" w:hAnsi="Times New Roman"/>
          <w:b w:val="0"/>
          <w:i w:val="0"/>
          <w:sz w:val="22"/>
        </w:rPr>
        <w:t>Kyeong-Sun Kim: conceptualisation, methodology, software, formal analysis, investigation, data curation, validation, writing — original draft, visualisation. Sung-Ryul Kim: conceptualisation, resources, supervision, writing — review and editing, funding acquisition.</w:t>
      </w:r>
    </w:p>
    <w:p>
      <w:pPr>
        <w:pStyle w:val="Heading1"/>
        <w:spacing w:before="280" w:after="120"/>
        <w:ind w:firstLine="0"/>
      </w:pPr>
      <w:r>
        <w:rPr>
          <w:rFonts w:ascii="Times New Roman" w:hAnsi="Times New Roman"/>
          <w:b/>
          <w:color w:val="003366"/>
          <w:sz w:val="28"/>
        </w:rPr>
        <w:t>Declaration of Competing Interests</w:t>
      </w:r>
    </w:p>
    <w:p>
      <w:pPr>
        <w:ind w:firstLine="0"/>
        <w:jc w:val="both"/>
      </w:pPr>
      <w:r>
        <w:rPr>
          <w:rFonts w:ascii="Times New Roman" w:hAnsi="Times New Roman"/>
          <w:b w:val="0"/>
          <w:i w:val="0"/>
          <w:sz w:val="22"/>
        </w:rPr>
        <w:t>The authors declare no competing financial or personal interests that could have influenced the work reported in this manuscript.</w:t>
      </w:r>
    </w:p>
    <w:p/>
    <w:p>
      <w:pPr>
        <w:ind w:firstLine="0"/>
      </w:pPr>
      <w:r>
        <w:rPr>
          <w:rFonts w:ascii="Times New Roman" w:hAnsi="Times New Roman"/>
          <w:color w:val="999999"/>
          <w:sz w:val="16"/>
        </w:rPr>
        <w:t>Words: 968 | Paragraphs: 59 | Figures: 3 | Tables: 3 | Equations: 5 | Est. pages: 3</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555555"/>
        <w:sz w:val="18"/>
      </w:rPr>
      <w:t>Sample Manuscript: Demonstrating All Pipeline Features for Journal-Qua...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3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